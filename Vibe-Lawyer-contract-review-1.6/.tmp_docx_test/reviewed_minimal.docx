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commentRangeStart w:id="0"/>
      <w:r>
        <w:t>乙方应在验收</w:t>
      </w:r>
      <w:ins w:id="0" w:author="用户确认的修订人名称" w:date="2026-03-19T10:00:00Z">
        <w:r>
          <w:t>合格且收到合法有效发票</w:t>
        </w:r>
      </w:ins>
      <w:r>
        <w:t>后</w:t>
      </w:r>
      <w:ins w:id="1" w:author="用户确认的修订人名称" w:date="2026-03-19T10:00:00Z">
        <w:r>
          <w:t>1</w:t>
        </w:r>
      </w:ins>
      <w:del w:id="2" w:author="用户确认的修订人名称" w:date="2026-03-19T10:00:00Z">
        <w:r>
          <w:delText>3</w:delText>
        </w:r>
      </w:del>
      <w:r>
        <w:t>0</w:t>
      </w:r>
      <w:ins w:id="3" w:author="用户确认的修订人名称" w:date="2026-03-19T10:00:00Z">
        <w:r>
          <w:t>个工作</w:t>
        </w:r>
      </w:ins>
      <w:r>
        <w:t>日内付款。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本合同适用中华人民共和国法律。</w:t>
      </w:r>
      <w:commentRangeEnd w:id="1"/>
      <w:r>
        <w:rPr>
          <w:rStyle w:val="CommentReference"/>
        </w:rPr>
        <w:commentReference w:id="1"/>
      </w:r>
    </w:p>
    <w:sectPr/>
  </w:body>
</w:document>
</file>

<file path=word/comments.xml><?xml version="1.0" encoding="utf-8"?>
<w:comments xmlns:w="http://schemas.openxmlformats.org/wordprocessingml/2006/main">
  <w:comment w:id="0" w:author="用户确认的修订人名称" w:date="2026-03-19T10:00:00Z">
    <w:p>
      <w:r>
        <w:rPr>
          <w:rStyle w:val="CommentText"/>
          <w:rFonts w:ascii="SimSun" w:hAnsi="SimSun" w:eastAsia="SimSun" w:cs="SimSun" w:hint="eastAsia"/>
        </w:rPr>
        <w:t>问题：付款条件仅与验收时间挂钩，未与发票交付、验收合格标准形成闭环。</w:t>
      </w:r>
    </w:p>
    <w:p>
      <w:r>
        <w:rPr>
          <w:rStyle w:val="CommentText"/>
          <w:rFonts w:ascii="SimSun" w:hAnsi="SimSun" w:eastAsia="SimSun" w:cs="SimSun" w:hint="eastAsia"/>
        </w:rPr>
        <w:t>风险：如发票交付时间、验收完成标准不清，容易引发付款起算点争议。</w:t>
      </w:r>
    </w:p>
    <w:p>
      <w:r>
        <w:rPr>
          <w:rStyle w:val="CommentText"/>
          <w:rFonts w:ascii="SimSun" w:hAnsi="SimSun" w:eastAsia="SimSun" w:cs="SimSun" w:hint="eastAsia"/>
        </w:rPr>
        <w:t>修改建议：将付款触发条件明确为验收合格并收到合法有效发票，同时缩短付款期限。</w:t>
      </w:r>
    </w:p>
    <w:p>
      <w:r>
        <w:rPr>
          <w:rStyle w:val="CommentText"/>
          <w:rFonts w:ascii="SimSun" w:hAnsi="SimSun" w:eastAsia="SimSun" w:cs="SimSun" w:hint="eastAsia"/>
        </w:rPr>
        <w:t>建议条款：乙方应在验收合格且收到甲方开具的合法有效发票后10个工作日内支付相应款项。</w:t>
      </w:r>
    </w:p>
    <w:p>
      <w:r>
        <w:rPr>
          <w:rStyle w:val="CommentText"/>
          <w:rFonts w:ascii="SimSun" w:hAnsi="SimSun" w:eastAsia="SimSun" w:cs="SimSun" w:hint="eastAsia"/>
        </w:rPr>
        <w:t>修改依据：依据合同履行逻辑和付款条件闭环要求。</w:t>
      </w:r>
    </w:p>
  </w:comment>
  <w:comment w:id="1" w:author="用户确认的修订人名称" w:date="2026-03-19T10:00:00Z">
    <w:p>
      <w:r>
        <w:rPr>
          <w:rStyle w:val="CommentText"/>
          <w:rFonts w:ascii="SimSun" w:hAnsi="SimSun" w:eastAsia="SimSun" w:cs="SimSun" w:hint="eastAsia"/>
        </w:rPr>
        <w:t>问题：仅约定适用法律，未约定争议解决方式和管辖规则。</w:t>
      </w:r>
    </w:p>
    <w:p>
      <w:r>
        <w:rPr>
          <w:rStyle w:val="CommentText"/>
          <w:rFonts w:ascii="SimSun" w:hAnsi="SimSun" w:eastAsia="SimSun" w:cs="SimSun" w:hint="eastAsia"/>
        </w:rPr>
        <w:t>风险：发生争议时可能因管辖约定缺失增加诉讼或仲裁成本。</w:t>
      </w:r>
    </w:p>
    <w:p>
      <w:r>
        <w:rPr>
          <w:rStyle w:val="CommentText"/>
          <w:rFonts w:ascii="SimSun" w:hAnsi="SimSun" w:eastAsia="SimSun" w:cs="SimSun" w:hint="eastAsia"/>
        </w:rPr>
        <w:t>修改建议：补充争议解决条款，明确诉讼或仲裁方式及具体管辖机构。</w:t>
      </w:r>
    </w:p>
    <w:p>
      <w:r>
        <w:rPr>
          <w:rStyle w:val="CommentText"/>
          <w:rFonts w:ascii="SimSun" w:hAnsi="SimSun" w:eastAsia="SimSun" w:cs="SimSun" w:hint="eastAsia"/>
        </w:rPr>
        <w:t>建议条款：因本合同引起的或与本合同有关的争议，双方应先友好协商；协商不成的，任一方可向合同签订地有管辖权的人民法院起诉。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_rels/document.xml.rels>&#65279;<?xml version="1.0" encoding="utf-8"?>
<Relationships xmlns="http://schemas.openxmlformats.org/package/2006/relationships"><Relationship Id="rId0" Type="http://schemas.openxmlformats.org/officeDocument/2006/relationships/comments" Target="comments.xml" /><Relationship Id="rId1" Type="http://schemas.openxmlformats.org/officeDocument/2006/relationships/settings" Target="settings.xml" /></Relationships>

</file>