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del w:id="0" w:author="蓝军测试" w:date="2026-04-01T07:22:02Z">
        <w:r>
          <w:delText>乙方应在验收后30日内付款。</w:delText>
        </w:r>
      </w:del>
      <w:ins w:id="1" w:author="蓝军测试" w:date="2026-04-01T07:22:02Z">
        <w:r>
          <w:t>这是第一段文本内容（PowerShell location 修复验证）</w:t>
        </w:r>
      </w:ins>
    </w:p>
    <w:p>
      <w:r>
        <w:t>本合同适用中华人民共和国法律。</w:t>
      </w:r>
    </w:p>
    <w:sectPr/>
  </w:body>
</w:document>
</file>

<file path=word/settings.xml><?xml version="1.0" encoding="utf-8"?>
<w:settings xmlns:w="http://schemas.openxmlformats.org/wordprocessingml/2006/main">
  <w:trackRevisions/>
</w:settings>
</file>

<file path=word/_rels/document.xml.rels>&#65279;<?xml version="1.0" encoding="utf-8"?>
<Relationships xmlns="http://schemas.openxmlformats.org/package/2006/relationships"><Relationship Id="rId0" Type="http://schemas.openxmlformats.org/officeDocument/2006/relationships/settings" Target="settings.xml" /></Relationships>

</file>